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4DBEC1" w14:textId="77777777" w:rsidR="00113FED" w:rsidRDefault="001E7B97">
      <w:pPr>
        <w:jc w:val="center"/>
      </w:pPr>
      <w:proofErr w:type="spellStart"/>
      <w:r>
        <w:rPr>
          <w:b/>
          <w:sz w:val="36"/>
          <w:szCs w:val="36"/>
        </w:rPr>
        <w:t>Hollo</w:t>
      </w:r>
      <w:proofErr w:type="spellEnd"/>
      <w:r>
        <w:rPr>
          <w:b/>
          <w:sz w:val="36"/>
          <w:szCs w:val="36"/>
        </w:rPr>
        <w:t xml:space="preserve"> Scenario I</w:t>
      </w:r>
    </w:p>
    <w:p w14:paraId="729BD58A" w14:textId="77777777" w:rsidR="00113FED" w:rsidRDefault="001E7B97">
      <w:pPr>
        <w:jc w:val="center"/>
      </w:pPr>
      <w:r>
        <w:rPr>
          <w:b/>
          <w:sz w:val="24"/>
          <w:szCs w:val="24"/>
        </w:rPr>
        <w:t xml:space="preserve">Group 7 - Mateusz </w:t>
      </w:r>
      <w:proofErr w:type="spellStart"/>
      <w:r>
        <w:rPr>
          <w:b/>
          <w:sz w:val="24"/>
          <w:szCs w:val="24"/>
        </w:rPr>
        <w:t>Wszolek</w:t>
      </w:r>
      <w:proofErr w:type="spellEnd"/>
      <w:r>
        <w:rPr>
          <w:b/>
          <w:sz w:val="24"/>
          <w:szCs w:val="24"/>
        </w:rPr>
        <w:t xml:space="preserve">, </w:t>
      </w:r>
      <w:proofErr w:type="spellStart"/>
      <w:r>
        <w:rPr>
          <w:b/>
          <w:sz w:val="24"/>
          <w:szCs w:val="24"/>
        </w:rPr>
        <w:t>Darias</w:t>
      </w:r>
      <w:proofErr w:type="spellEnd"/>
      <w:r>
        <w:rPr>
          <w:b/>
          <w:sz w:val="24"/>
          <w:szCs w:val="24"/>
        </w:rPr>
        <w:t xml:space="preserve"> </w:t>
      </w:r>
      <w:proofErr w:type="spellStart"/>
      <w:r>
        <w:rPr>
          <w:b/>
          <w:sz w:val="24"/>
          <w:szCs w:val="24"/>
        </w:rPr>
        <w:t>Skiedra</w:t>
      </w:r>
      <w:proofErr w:type="spellEnd"/>
      <w:r>
        <w:rPr>
          <w:b/>
          <w:sz w:val="24"/>
          <w:szCs w:val="24"/>
        </w:rPr>
        <w:t xml:space="preserve">, </w:t>
      </w:r>
      <w:proofErr w:type="spellStart"/>
      <w:r>
        <w:rPr>
          <w:b/>
          <w:sz w:val="24"/>
          <w:szCs w:val="24"/>
        </w:rPr>
        <w:t>Shreyas</w:t>
      </w:r>
      <w:proofErr w:type="spellEnd"/>
      <w:r>
        <w:rPr>
          <w:b/>
          <w:sz w:val="24"/>
          <w:szCs w:val="24"/>
        </w:rPr>
        <w:t xml:space="preserve"> </w:t>
      </w:r>
      <w:proofErr w:type="spellStart"/>
      <w:r>
        <w:rPr>
          <w:b/>
          <w:sz w:val="24"/>
          <w:szCs w:val="24"/>
        </w:rPr>
        <w:t>Gaonkar</w:t>
      </w:r>
      <w:proofErr w:type="spellEnd"/>
      <w:r>
        <w:rPr>
          <w:b/>
          <w:sz w:val="24"/>
          <w:szCs w:val="24"/>
        </w:rPr>
        <w:t xml:space="preserve">, </w:t>
      </w:r>
      <w:proofErr w:type="spellStart"/>
      <w:r>
        <w:rPr>
          <w:b/>
          <w:sz w:val="24"/>
          <w:szCs w:val="24"/>
        </w:rPr>
        <w:t>Heeba</w:t>
      </w:r>
      <w:proofErr w:type="spellEnd"/>
      <w:r>
        <w:rPr>
          <w:b/>
          <w:sz w:val="24"/>
          <w:szCs w:val="24"/>
        </w:rPr>
        <w:t xml:space="preserve"> Mohammed</w:t>
      </w:r>
    </w:p>
    <w:p w14:paraId="5F5C10C2" w14:textId="77777777" w:rsidR="00113FED" w:rsidRDefault="00113FED"/>
    <w:p w14:paraId="69FBC59B" w14:textId="77777777" w:rsidR="00113FED" w:rsidRDefault="001E7B97">
      <w:r>
        <w:rPr>
          <w:sz w:val="24"/>
          <w:szCs w:val="24"/>
        </w:rPr>
        <w:t xml:space="preserve">The </w:t>
      </w:r>
      <w:proofErr w:type="spellStart"/>
      <w:r>
        <w:rPr>
          <w:sz w:val="24"/>
          <w:szCs w:val="24"/>
        </w:rPr>
        <w:t>Hollo</w:t>
      </w:r>
      <w:proofErr w:type="spellEnd"/>
      <w:r>
        <w:rPr>
          <w:sz w:val="24"/>
          <w:szCs w:val="24"/>
        </w:rPr>
        <w:t xml:space="preserve"> application will eventually become a cross platform app where users can communicate with each other via several means. Users will be able to send text based messages to each other and the text will be stored for future or until manually deleted. </w:t>
      </w:r>
      <w:r>
        <w:rPr>
          <w:sz w:val="24"/>
          <w:szCs w:val="24"/>
        </w:rPr>
        <w:t>Users will also be able to make calls to one another in real time. Additionally, users will be able to video chat with each other.</w:t>
      </w:r>
    </w:p>
    <w:p w14:paraId="7AD8B10F" w14:textId="77777777" w:rsidR="00113FED" w:rsidRDefault="00113FED"/>
    <w:p w14:paraId="660D7FE9" w14:textId="77777777" w:rsidR="00113FED" w:rsidRDefault="001E7B97">
      <w:r>
        <w:rPr>
          <w:b/>
          <w:sz w:val="24"/>
          <w:szCs w:val="24"/>
        </w:rPr>
        <w:t xml:space="preserve">Basic Message Sending Scenario: </w:t>
      </w:r>
      <w:r>
        <w:rPr>
          <w:sz w:val="24"/>
          <w:szCs w:val="24"/>
        </w:rPr>
        <w:t xml:space="preserve">The user will be prompted with account creation and initialization. If the user already has </w:t>
      </w:r>
      <w:r>
        <w:rPr>
          <w:sz w:val="24"/>
          <w:szCs w:val="24"/>
        </w:rPr>
        <w:t xml:space="preserve">an existing account he will be able to choose to log in to the system </w:t>
      </w:r>
      <w:proofErr w:type="spellStart"/>
      <w:r>
        <w:rPr>
          <w:sz w:val="24"/>
          <w:szCs w:val="24"/>
        </w:rPr>
        <w:t>sinated</w:t>
      </w:r>
      <w:proofErr w:type="spellEnd"/>
      <w:r>
        <w:rPr>
          <w:sz w:val="24"/>
          <w:szCs w:val="24"/>
        </w:rPr>
        <w:t>. Once the user is logged in, he will have abilities to add and remove contacts from accessible friend list.</w:t>
      </w:r>
    </w:p>
    <w:p w14:paraId="2EF10A67" w14:textId="77777777" w:rsidR="00113FED" w:rsidRDefault="00113FED"/>
    <w:p w14:paraId="7028D573" w14:textId="77777777" w:rsidR="00113FED" w:rsidRDefault="001E7B97">
      <w:r>
        <w:rPr>
          <w:sz w:val="24"/>
          <w:szCs w:val="24"/>
        </w:rPr>
        <w:t>The contacts and previous conversations will be stored on the server.</w:t>
      </w:r>
      <w:r>
        <w:rPr>
          <w:sz w:val="24"/>
          <w:szCs w:val="24"/>
        </w:rPr>
        <w:t xml:space="preserve"> User can select a contact which will create a new interface where previous messages as well as text entrance box will be shown. When user types a message to and clicks on send button, the receiving user will get a notification. If he chooses to accept the</w:t>
      </w:r>
      <w:r>
        <w:rPr>
          <w:sz w:val="24"/>
          <w:szCs w:val="24"/>
        </w:rPr>
        <w:t xml:space="preserve"> message he too will find himself in a new graphical interface with the received message shown above the text entrance area.</w:t>
      </w:r>
    </w:p>
    <w:p w14:paraId="69919A48" w14:textId="77777777" w:rsidR="00113FED" w:rsidRDefault="00113FED"/>
    <w:p w14:paraId="11D89F97" w14:textId="77777777" w:rsidR="00113FED" w:rsidRDefault="001E7B97">
      <w:commentRangeStart w:id="0"/>
      <w:r>
        <w:rPr>
          <w:sz w:val="24"/>
          <w:szCs w:val="24"/>
        </w:rPr>
        <w:t>When the user receives a contact request he will receive a notification about a friend request.</w:t>
      </w:r>
      <w:commentRangeEnd w:id="0"/>
      <w:r w:rsidR="004E5996">
        <w:rPr>
          <w:rStyle w:val="CommentReference"/>
        </w:rPr>
        <w:commentReference w:id="0"/>
      </w:r>
      <w:r>
        <w:rPr>
          <w:sz w:val="24"/>
          <w:szCs w:val="24"/>
        </w:rPr>
        <w:t xml:space="preserve"> </w:t>
      </w:r>
      <w:commentRangeStart w:id="1"/>
      <w:r>
        <w:rPr>
          <w:sz w:val="24"/>
          <w:szCs w:val="24"/>
        </w:rPr>
        <w:t>User will have an option whether o</w:t>
      </w:r>
      <w:r>
        <w:rPr>
          <w:sz w:val="24"/>
          <w:szCs w:val="24"/>
        </w:rPr>
        <w:t>r not to accept pending friend request(s). A user will also be able to remove friends even after he accepted the request</w:t>
      </w:r>
      <w:commentRangeEnd w:id="1"/>
      <w:r w:rsidR="004E5996">
        <w:rPr>
          <w:rStyle w:val="CommentReference"/>
        </w:rPr>
        <w:commentReference w:id="1"/>
      </w:r>
      <w:r>
        <w:rPr>
          <w:sz w:val="24"/>
          <w:szCs w:val="24"/>
        </w:rPr>
        <w:t>. The user whom is removed from someone else’s friend list will not be able to send any more messages to that person. A user can also ch</w:t>
      </w:r>
      <w:r>
        <w:rPr>
          <w:sz w:val="24"/>
          <w:szCs w:val="24"/>
        </w:rPr>
        <w:t>oose to block another user. A blocked user will not be able to send any more messages or friend requests to that person.</w:t>
      </w:r>
    </w:p>
    <w:p w14:paraId="3E6F18C1" w14:textId="77777777" w:rsidR="00113FED" w:rsidRDefault="00113FED"/>
    <w:p w14:paraId="47158718" w14:textId="77777777" w:rsidR="00113FED" w:rsidRDefault="001E7B97">
      <w:r>
        <w:rPr>
          <w:sz w:val="24"/>
          <w:szCs w:val="24"/>
        </w:rPr>
        <w:t xml:space="preserve">Users will be able to use the application on multiple platforms. Starting supported platforms include Android OS, various Linux based </w:t>
      </w:r>
      <w:r>
        <w:rPr>
          <w:sz w:val="24"/>
          <w:szCs w:val="24"/>
        </w:rPr>
        <w:t>operating systems, Mac OS X, and Windows. The user experience will be uniform across all platforms.</w:t>
      </w:r>
    </w:p>
    <w:p w14:paraId="1FEC7B89" w14:textId="77777777" w:rsidR="00113FED" w:rsidRDefault="00113FED"/>
    <w:p w14:paraId="4E4C0C1D" w14:textId="77777777" w:rsidR="00113FED" w:rsidRDefault="001E7B97">
      <w:r>
        <w:rPr>
          <w:sz w:val="24"/>
          <w:szCs w:val="24"/>
        </w:rPr>
        <w:t xml:space="preserve">A user will have an option to select their status. Statuses to choose from are: Available, Away, Busy, </w:t>
      </w:r>
      <w:proofErr w:type="gramStart"/>
      <w:r>
        <w:rPr>
          <w:sz w:val="24"/>
          <w:szCs w:val="24"/>
        </w:rPr>
        <w:t>Offline</w:t>
      </w:r>
      <w:proofErr w:type="gramEnd"/>
      <w:r>
        <w:rPr>
          <w:sz w:val="24"/>
          <w:szCs w:val="24"/>
        </w:rPr>
        <w:t>. When friend’s status changes it will be upd</w:t>
      </w:r>
      <w:r>
        <w:rPr>
          <w:sz w:val="24"/>
          <w:szCs w:val="24"/>
        </w:rPr>
        <w:t>ated on your contact list.</w:t>
      </w:r>
    </w:p>
    <w:p w14:paraId="56798A1A" w14:textId="77777777" w:rsidR="00113FED" w:rsidRDefault="00113FED"/>
    <w:p w14:paraId="0FB3F1EC" w14:textId="77777777" w:rsidR="00113FED" w:rsidRDefault="001E7B97">
      <w:r>
        <w:rPr>
          <w:sz w:val="24"/>
          <w:szCs w:val="24"/>
        </w:rPr>
        <w:t xml:space="preserve">Mobile users will have an option to share their location with the person they are chatting with. Users can send their </w:t>
      </w:r>
      <w:del w:id="3" w:author="Kamran Lodhi" w:date="2015-09-21T19:21:00Z">
        <w:r w:rsidDel="004E5996">
          <w:rPr>
            <w:sz w:val="24"/>
            <w:szCs w:val="24"/>
          </w:rPr>
          <w:delText xml:space="preserve">Location </w:delText>
        </w:r>
      </w:del>
      <w:ins w:id="4" w:author="Kamran Lodhi" w:date="2015-09-21T19:21:00Z">
        <w:r w:rsidR="004E5996">
          <w:rPr>
            <w:sz w:val="24"/>
            <w:szCs w:val="24"/>
          </w:rPr>
          <w:t>l</w:t>
        </w:r>
        <w:r w:rsidR="004E5996">
          <w:rPr>
            <w:sz w:val="24"/>
            <w:szCs w:val="24"/>
          </w:rPr>
          <w:t xml:space="preserve">ocation </w:t>
        </w:r>
      </w:ins>
      <w:r>
        <w:rPr>
          <w:sz w:val="24"/>
          <w:szCs w:val="24"/>
        </w:rPr>
        <w:t>on request is integrated with Google Maps API.</w:t>
      </w:r>
    </w:p>
    <w:p w14:paraId="0554A27C" w14:textId="77777777" w:rsidR="00113FED" w:rsidRDefault="001E7B97">
      <w:r>
        <w:rPr>
          <w:noProof/>
        </w:rPr>
        <w:lastRenderedPageBreak/>
        <mc:AlternateContent>
          <mc:Choice Requires="wpg">
            <w:drawing>
              <wp:inline distT="114300" distB="114300" distL="114300" distR="114300" wp14:anchorId="134F2467" wp14:editId="5E343252">
                <wp:extent cx="5943600" cy="2133600"/>
                <wp:effectExtent l="0" t="0" r="0" b="0"/>
                <wp:docPr id="4" name=""/>
                <wp:cNvGraphicFramePr/>
                <a:graphic xmlns:a="http://schemas.openxmlformats.org/drawingml/2006/main">
                  <a:graphicData uri="http://schemas.microsoft.com/office/word/2010/wordprocessingGroup">
                    <wpg:wgp>
                      <wpg:cNvGrpSpPr/>
                      <wpg:grpSpPr>
                        <a:xfrm>
                          <a:off x="0" y="0"/>
                          <a:ext cx="5943600" cy="2133600"/>
                          <a:chOff x="885825" y="704850"/>
                          <a:chExt cx="10248899" cy="2952674"/>
                        </a:xfrm>
                      </wpg:grpSpPr>
                      <wps:wsp>
                        <wps:cNvPr id="1" name="Rectangle 1"/>
                        <wps:cNvSpPr/>
                        <wps:spPr>
                          <a:xfrm>
                            <a:off x="933450" y="704850"/>
                            <a:ext cx="1876500" cy="1095299"/>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768A7A75" w14:textId="77777777" w:rsidR="00113FED" w:rsidRDefault="00113FED">
                              <w:pPr>
                                <w:spacing w:line="240" w:lineRule="auto"/>
                                <w:textDirection w:val="btLr"/>
                              </w:pPr>
                            </w:p>
                          </w:txbxContent>
                        </wps:txbx>
                        <wps:bodyPr lIns="91425" tIns="91425" rIns="91425" bIns="91425" anchor="ctr" anchorCtr="0"/>
                      </wps:wsp>
                      <wps:wsp>
                        <wps:cNvPr id="2" name="Rectangle 2"/>
                        <wps:cNvSpPr/>
                        <wps:spPr>
                          <a:xfrm>
                            <a:off x="5486400" y="885825"/>
                            <a:ext cx="1876500" cy="1019100"/>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5104B178" w14:textId="77777777" w:rsidR="00113FED" w:rsidRDefault="00113FED">
                              <w:pPr>
                                <w:spacing w:line="240" w:lineRule="auto"/>
                                <w:textDirection w:val="btLr"/>
                              </w:pPr>
                            </w:p>
                          </w:txbxContent>
                        </wps:txbx>
                        <wps:bodyPr lIns="91425" tIns="91425" rIns="91425" bIns="91425" anchor="ctr" anchorCtr="0"/>
                      </wps:wsp>
                      <wps:wsp>
                        <wps:cNvPr id="3" name="Rectangle 3"/>
                        <wps:cNvSpPr/>
                        <wps:spPr>
                          <a:xfrm>
                            <a:off x="3381375" y="2562225"/>
                            <a:ext cx="1990800" cy="1095299"/>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29FA7D21" w14:textId="77777777" w:rsidR="00113FED" w:rsidRDefault="00113FED">
                              <w:pPr>
                                <w:spacing w:line="240" w:lineRule="auto"/>
                                <w:textDirection w:val="btLr"/>
                              </w:pPr>
                            </w:p>
                          </w:txbxContent>
                        </wps:txbx>
                        <wps:bodyPr lIns="91425" tIns="91425" rIns="91425" bIns="91425" anchor="ctr" anchorCtr="0"/>
                      </wps:wsp>
                      <wps:wsp>
                        <wps:cNvPr id="5" name="Straight Arrow Connector 5"/>
                        <wps:cNvCnPr/>
                        <wps:spPr>
                          <a:xfrm>
                            <a:off x="2647950" y="1943100"/>
                            <a:ext cx="657299" cy="695400"/>
                          </a:xfrm>
                          <a:prstGeom prst="straightConnector1">
                            <a:avLst/>
                          </a:prstGeom>
                          <a:noFill/>
                          <a:ln w="19050" cap="flat" cmpd="sng">
                            <a:solidFill>
                              <a:srgbClr val="000000"/>
                            </a:solidFill>
                            <a:prstDash val="solid"/>
                            <a:round/>
                            <a:headEnd type="none" w="lg" len="lg"/>
                            <a:tailEnd type="triangle" w="lg" len="lg"/>
                          </a:ln>
                        </wps:spPr>
                        <wps:bodyPr/>
                      </wps:wsp>
                      <wps:wsp>
                        <wps:cNvPr id="6" name="Straight Arrow Connector 6"/>
                        <wps:cNvCnPr/>
                        <wps:spPr>
                          <a:xfrm rot="10800000">
                            <a:off x="2428875" y="1962074"/>
                            <a:ext cx="952500" cy="1147800"/>
                          </a:xfrm>
                          <a:prstGeom prst="straightConnector1">
                            <a:avLst/>
                          </a:prstGeom>
                          <a:noFill/>
                          <a:ln w="19050" cap="flat" cmpd="sng">
                            <a:solidFill>
                              <a:srgbClr val="000000"/>
                            </a:solidFill>
                            <a:prstDash val="solid"/>
                            <a:round/>
                            <a:headEnd type="none" w="lg" len="lg"/>
                            <a:tailEnd type="triangle" w="lg" len="lg"/>
                          </a:ln>
                        </wps:spPr>
                        <wps:bodyPr/>
                      </wps:wsp>
                      <wps:wsp>
                        <wps:cNvPr id="7" name="Straight Arrow Connector 7"/>
                        <wps:cNvCnPr/>
                        <wps:spPr>
                          <a:xfrm flipH="1">
                            <a:off x="5181749" y="2009775"/>
                            <a:ext cx="247500" cy="399900"/>
                          </a:xfrm>
                          <a:prstGeom prst="straightConnector1">
                            <a:avLst/>
                          </a:prstGeom>
                          <a:noFill/>
                          <a:ln w="19050" cap="flat" cmpd="sng">
                            <a:solidFill>
                              <a:srgbClr val="000000"/>
                            </a:solidFill>
                            <a:prstDash val="solid"/>
                            <a:round/>
                            <a:headEnd type="none" w="lg" len="lg"/>
                            <a:tailEnd type="triangle" w="lg" len="lg"/>
                          </a:ln>
                        </wps:spPr>
                        <wps:bodyPr/>
                      </wps:wsp>
                      <wps:wsp>
                        <wps:cNvPr id="8" name="Straight Arrow Connector 8"/>
                        <wps:cNvCnPr/>
                        <wps:spPr>
                          <a:xfrm rot="10800000" flipH="1">
                            <a:off x="5438775" y="2066850"/>
                            <a:ext cx="228600" cy="352499"/>
                          </a:xfrm>
                          <a:prstGeom prst="straightConnector1">
                            <a:avLst/>
                          </a:prstGeom>
                          <a:noFill/>
                          <a:ln w="19050" cap="flat" cmpd="sng">
                            <a:solidFill>
                              <a:srgbClr val="000000"/>
                            </a:solidFill>
                            <a:prstDash val="solid"/>
                            <a:round/>
                            <a:headEnd type="none" w="lg" len="lg"/>
                            <a:tailEnd type="triangle" w="lg" len="lg"/>
                          </a:ln>
                        </wps:spPr>
                        <wps:bodyPr/>
                      </wps:wsp>
                      <wps:wsp>
                        <wps:cNvPr id="9" name="Text Box 9"/>
                        <wps:cNvSpPr txBox="1"/>
                        <wps:spPr>
                          <a:xfrm>
                            <a:off x="885825" y="885825"/>
                            <a:ext cx="1590600" cy="640200"/>
                          </a:xfrm>
                          <a:prstGeom prst="rect">
                            <a:avLst/>
                          </a:prstGeom>
                          <a:noFill/>
                          <a:ln>
                            <a:noFill/>
                          </a:ln>
                        </wps:spPr>
                        <wps:txbx>
                          <w:txbxContent>
                            <w:p w14:paraId="392DF80C" w14:textId="77777777" w:rsidR="00113FED" w:rsidRDefault="001E7B97">
                              <w:pPr>
                                <w:spacing w:line="240" w:lineRule="auto"/>
                                <w:textDirection w:val="btLr"/>
                              </w:pPr>
                              <w:proofErr w:type="gramStart"/>
                              <w:r>
                                <w:rPr>
                                  <w:sz w:val="28"/>
                                </w:rPr>
                                <w:t>client</w:t>
                              </w:r>
                              <w:proofErr w:type="gramEnd"/>
                              <w:r>
                                <w:rPr>
                                  <w:sz w:val="28"/>
                                </w:rPr>
                                <w:t xml:space="preserve"> A</w:t>
                              </w:r>
                            </w:p>
                          </w:txbxContent>
                        </wps:txbx>
                        <wps:bodyPr lIns="91425" tIns="91425" rIns="91425" bIns="91425" anchor="t" anchorCtr="0"/>
                      </wps:wsp>
                      <wps:wsp>
                        <wps:cNvPr id="10" name="Text Box 10"/>
                        <wps:cNvSpPr txBox="1"/>
                        <wps:spPr>
                          <a:xfrm>
                            <a:off x="5648325" y="1190625"/>
                            <a:ext cx="5486399" cy="640200"/>
                          </a:xfrm>
                          <a:prstGeom prst="rect">
                            <a:avLst/>
                          </a:prstGeom>
                          <a:noFill/>
                          <a:ln>
                            <a:noFill/>
                          </a:ln>
                        </wps:spPr>
                        <wps:txbx>
                          <w:txbxContent>
                            <w:p w14:paraId="759FC5B6" w14:textId="77777777" w:rsidR="00113FED" w:rsidRDefault="001E7B97">
                              <w:pPr>
                                <w:spacing w:line="240" w:lineRule="auto"/>
                                <w:textDirection w:val="btLr"/>
                              </w:pPr>
                              <w:proofErr w:type="gramStart"/>
                              <w:r>
                                <w:rPr>
                                  <w:sz w:val="28"/>
                                </w:rPr>
                                <w:t>client</w:t>
                              </w:r>
                              <w:proofErr w:type="gramEnd"/>
                              <w:r>
                                <w:rPr>
                                  <w:sz w:val="28"/>
                                </w:rPr>
                                <w:t xml:space="preserve"> B</w:t>
                              </w:r>
                            </w:p>
                          </w:txbxContent>
                        </wps:txbx>
                        <wps:bodyPr lIns="91425" tIns="91425" rIns="91425" bIns="91425" anchor="t" anchorCtr="0"/>
                      </wps:wsp>
                      <wps:wsp>
                        <wps:cNvPr id="11" name="Text Box 11"/>
                        <wps:cNvSpPr txBox="1"/>
                        <wps:spPr>
                          <a:xfrm>
                            <a:off x="3476625" y="2981325"/>
                            <a:ext cx="5486399" cy="640200"/>
                          </a:xfrm>
                          <a:prstGeom prst="rect">
                            <a:avLst/>
                          </a:prstGeom>
                          <a:noFill/>
                          <a:ln>
                            <a:noFill/>
                          </a:ln>
                        </wps:spPr>
                        <wps:txbx>
                          <w:txbxContent>
                            <w:p w14:paraId="39F63982" w14:textId="77777777" w:rsidR="00113FED" w:rsidRDefault="001E7B97">
                              <w:pPr>
                                <w:spacing w:line="240" w:lineRule="auto"/>
                                <w:textDirection w:val="btLr"/>
                              </w:pPr>
                              <w:r>
                                <w:rPr>
                                  <w:sz w:val="28"/>
                                </w:rPr>
                                <w:t>Server</w:t>
                              </w:r>
                            </w:p>
                          </w:txbxContent>
                        </wps:txbx>
                        <wps:bodyPr lIns="91425" tIns="91425" rIns="91425" bIns="91425" anchor="t" anchorCtr="0"/>
                      </wps:wsp>
                    </wpg:wgp>
                  </a:graphicData>
                </a:graphic>
              </wp:inline>
            </w:drawing>
          </mc:Choice>
          <mc:Fallback>
            <w:pict>
              <v:group w14:anchorId="134F2467" id="_x0000_s1026" style="width:468pt;height:168pt;mso-position-horizontal-relative:char;mso-position-vertical-relative:line" coordorigin="8858,7048" coordsize="102488,2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">
                <v:rect id="Rectangle 1" o:spid="_x0000_s1027" style="position:absolute;left:9334;top:7048;width:18765;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Xo8AA&#10;AADaAAAADwAAAGRycy9kb3ducmV2LnhtbERPS4vCMBC+L/gfwgje1lRR0WoUUQTZvawP0OPQjG2x&#10;mZQkand//UYQPA0f33Nmi8ZU4k7Ol5YV9LoJCOLM6pJzBcfD5nMMwgdkjZVlUvBLHhbz1scMU20f&#10;vKP7PuQihrBPUUERQp1K6bOCDPqurYkjd7HOYIjQ5VI7fMRwU8l+koykwZJjQ4E1rQrKrvubUeAv&#10;p5/h1wm/h+veHx5cdZ6MB1ulOu1mOQURqAlv8cu91XE+PF95Xj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OXo8AAAADaAAAADwAAAAAAAAAAAAAAAACYAgAAZHJzL2Rvd25y&#10;ZXYueG1sUEsFBgAAAAAEAAQA9QAAAIUDAAAAAA==&#10;" fillcolor="#cfe2f3" strokeweight="1.5pt">
                  <v:stroke joinstyle="round"/>
                  <v:textbox inset="2.53958mm,2.53958mm,2.53958mm,2.53958mm">
                    <w:txbxContent>
                      <w:p w14:paraId="768A7A75" w14:textId="77777777" w:rsidR="00113FED" w:rsidRDefault="00113FED">
                        <w:pPr>
                          <w:spacing w:line="240" w:lineRule="auto"/>
                          <w:textDirection w:val="btLr"/>
                        </w:pPr>
                      </w:p>
                    </w:txbxContent>
                  </v:textbox>
                </v:rect>
                <v:rect id="Rectangle 2" o:spid="_x0000_s1028" style="position:absolute;left:54864;top:8858;width:18765;height:10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1MQA&#10;AADaAAAADwAAAGRycy9kb3ducmV2LnhtbESPQWvCQBSE7wX/w/KE3upGaUqMriKWgrSXmgh6fGSf&#10;STD7NuxuNe2v7xYKHoeZ+YZZrgfTiSs531pWMJ0kIIgrq1uuFRzKt6cMhA/IGjvLpOCbPKxXo4cl&#10;5treeE/XItQiQtjnqKAJoc+l9FVDBv3E9sTRO1tnMETpaqkd3iLcdHKWJC/SYMtxocGetg1Vl+LL&#10;KPDn42f6fsSP9HX6g6XrTvPseafU43jYLEAEGsI9/N/eaQUz+LsSb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hCdTEAAAA2gAAAA8AAAAAAAAAAAAAAAAAmAIAAGRycy9k&#10;b3ducmV2LnhtbFBLBQYAAAAABAAEAPUAAACJAwAAAAA=&#10;" fillcolor="#cfe2f3" strokeweight="1.5pt">
                  <v:stroke joinstyle="round"/>
                  <v:textbox inset="2.53958mm,2.53958mm,2.53958mm,2.53958mm">
                    <w:txbxContent>
                      <w:p w14:paraId="5104B178" w14:textId="77777777" w:rsidR="00113FED" w:rsidRDefault="00113FED">
                        <w:pPr>
                          <w:spacing w:line="240" w:lineRule="auto"/>
                          <w:textDirection w:val="btLr"/>
                        </w:pPr>
                      </w:p>
                    </w:txbxContent>
                  </v:textbox>
                </v:rect>
                <v:rect id="Rectangle 3" o:spid="_x0000_s1029" style="position:absolute;left:33813;top:25622;width:19908;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sT8QA&#10;AADaAAAADwAAAGRycy9kb3ducmV2LnhtbESPQWvCQBSE74X+h+UVeqsbbRWN2Yi0FMRebBT0+Mg+&#10;k2D2bdjdauqvd4VCj8PMfMNki9604kzON5YVDAcJCOLS6oYrBbvt58sUhA/IGlvLpOCXPCzyx4cM&#10;U20v/E3nIlQiQtinqKAOoUul9GVNBv3AdsTRO1pnMETpKqkdXiLctHKUJBNpsOG4UGNH7zWVp+LH&#10;KPDH/Wa83uPX+GN4xa1rD7Pp20qp56d+OQcRqA//4b/2Sit4hfuVeA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trE/EAAAA2gAAAA8AAAAAAAAAAAAAAAAAmAIAAGRycy9k&#10;b3ducmV2LnhtbFBLBQYAAAAABAAEAPUAAACJAwAAAAA=&#10;" fillcolor="#cfe2f3" strokeweight="1.5pt">
                  <v:stroke joinstyle="round"/>
                  <v:textbox inset="2.53958mm,2.53958mm,2.53958mm,2.53958mm">
                    <w:txbxContent>
                      <w:p w14:paraId="29FA7D21" w14:textId="77777777" w:rsidR="00113FED" w:rsidRDefault="00113FED">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6479;top:19431;width:6573;height:6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g/ecMAAADaAAAADwAAAGRycy9kb3ducmV2LnhtbESPwWrDMBBE74H+g9hCb4ncQEtwo4SQ&#10;YlMfGkjSQ4+LtLVMrJWxFNv9+6oQyHGYmTfMeju5VgzUh8azgudFBoJYe9NwreDrXMxXIEJENth6&#10;JgW/FGC7eZitMTd+5CMNp1iLBOGQowIbY5dLGbQlh2HhO+Lk/fjeYUyyr6XpcUxw18pllr1Khw2n&#10;BYsd7S3py+nqFLyb4bv63MtOG1tORTxorsqVUk+P0+4NRKQp3sO39odR8AL/V9IN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YP3nDAAAA2gAAAA8AAAAAAAAAAAAA&#10;AAAAoQIAAGRycy9kb3ducmV2LnhtbFBLBQYAAAAABAAEAPkAAACRAwAAAAA=&#10;" strokeweight="1.5pt">
                  <v:stroke startarrowwidth="wide" startarrowlength="long" endarrow="block" endarrowwidth="wide" endarrowlength="long"/>
                </v:shape>
                <v:shape id="Straight Arrow Connector 6" o:spid="_x0000_s1031" type="#_x0000_t32" style="position:absolute;left:24288;top:19620;width:9525;height:1147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IrcMAAADaAAAADwAAAGRycy9kb3ducmV2LnhtbESPQWvCQBSE7wX/w/IEb3WjB5HoKhII&#10;rXiwjV68PbLPJJh9u2ZXTf59t1DocZiZb5j1tjeteFLnG8sKZtMEBHFpdcOVgvMpf1+C8AFZY2uZ&#10;FAzkYbsZva0x1fbF3/QsQiUihH2KCuoQXCqlL2sy6KfWEUfvajuDIcqukrrDV4SbVs6TZCENNhwX&#10;anSU1VTeiodRkGXua39wxS0flsM972fZ8ePSKDUZ97sViEB9+A//tT+1ggX8Xok3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cCK3DAAAA2gAAAA8AAAAAAAAAAAAA&#10;AAAAoQIAAGRycy9kb3ducmV2LnhtbFBLBQYAAAAABAAEAPkAAACRAwAAAAA=&#10;" strokeweight="1.5pt">
                  <v:stroke startarrowwidth="wide" startarrowlength="long" endarrow="block" endarrowwidth="wide" endarrowlength="long"/>
                </v:shape>
                <v:shape id="Straight Arrow Connector 7" o:spid="_x0000_s1032" type="#_x0000_t32" style="position:absolute;left:51817;top:20097;width:2475;height:39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UdMMAAADaAAAADwAAAGRycy9kb3ducmV2LnhtbESP3WrCQBSE7wu+w3KE3tWNXjQldSNV&#10;EVRKi9YHOMkek9Ds2ZDd/L19t1Do5TAz3zDrzWhq0VPrKssKlosIBHFudcWFgtvX4ekFhPPIGmvL&#10;pGAiB5t09rDGRNuBL9RffSEChF2CCkrvm0RKl5dk0C1sQxy8u20N+iDbQuoWhwA3tVxF0bM0WHFY&#10;KLGhXUn597UzCrY9n/dYfU6790ud7bcfWXcysVKP8/HtFYSn0f+H/9pHrSCG3yvhBsj0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K1HTDAAAA2gAAAA8AAAAAAAAAAAAA&#10;AAAAoQIAAGRycy9kb3ducmV2LnhtbFBLBQYAAAAABAAEAPkAAACRAwAAAAA=&#10;" strokeweight="1.5pt">
                  <v:stroke startarrowwidth="wide" startarrowlength="long" endarrow="block" endarrowwidth="wide" endarrowlength="long"/>
                </v:shape>
                <v:shape id="Straight Arrow Connector 8" o:spid="_x0000_s1033" type="#_x0000_t32" style="position:absolute;left:54387;top:20668;width:2286;height:352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QmF7wAAADaAAAADwAAAGRycy9kb3ducmV2LnhtbERPyQrCMBC9C/5DGMGbpoqIVFMRQfHi&#10;wQ30NjbTBZtJaaLWvzcHwePj7YtlayrxosaVlhWMhhEI4tTqknMF59NmMAPhPLLGyjIp+JCDZdLt&#10;LDDW9s0Heh19LkIIuxgVFN7XsZQuLcigG9qaOHCZbQz6AJtc6gbfIdxUchxFU2mw5NBQYE3rgtLH&#10;8WkUTG7Rdjo57405Xe7Z/mMtyvyqVL/XruYgPLX+L/65d1pB2BquhBs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CQmF7wAAADaAAAADwAAAAAAAAAAAAAAAAChAgAA&#10;ZHJzL2Rvd25yZXYueG1sUEsFBgAAAAAEAAQA+QAAAIoDAAAAAA==&#10;" strokeweight="1.5pt">
                  <v:stroke startarrowwidth="wide" startarrowlength="long" endarrow="block" endarrowwidth="wide" endarrowlength="long"/>
                </v:shape>
                <v:shapetype id="_x0000_t202" coordsize="21600,21600" o:spt="202" path="m,l,21600r21600,l21600,xe">
                  <v:stroke joinstyle="miter"/>
                  <v:path gradientshapeok="t" o:connecttype="rect"/>
                </v:shapetype>
                <v:shape id="Text Box 9" o:spid="_x0000_s1034" type="#_x0000_t202" style="position:absolute;left:8858;top:8858;width:15906;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14:paraId="392DF80C" w14:textId="77777777" w:rsidR="00113FED" w:rsidRDefault="001E7B97">
                        <w:pPr>
                          <w:spacing w:line="240" w:lineRule="auto"/>
                          <w:textDirection w:val="btLr"/>
                        </w:pPr>
                        <w:proofErr w:type="gramStart"/>
                        <w:r>
                          <w:rPr>
                            <w:sz w:val="28"/>
                          </w:rPr>
                          <w:t>client</w:t>
                        </w:r>
                        <w:proofErr w:type="gramEnd"/>
                        <w:r>
                          <w:rPr>
                            <w:sz w:val="28"/>
                          </w:rPr>
                          <w:t xml:space="preserve"> A</w:t>
                        </w:r>
                      </w:p>
                    </w:txbxContent>
                  </v:textbox>
                </v:shape>
                <v:shape id="Text Box 10" o:spid="_x0000_s1035" type="#_x0000_t202" style="position:absolute;left:56483;top:11906;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14:paraId="759FC5B6" w14:textId="77777777" w:rsidR="00113FED" w:rsidRDefault="001E7B97">
                        <w:pPr>
                          <w:spacing w:line="240" w:lineRule="auto"/>
                          <w:textDirection w:val="btLr"/>
                        </w:pPr>
                        <w:proofErr w:type="gramStart"/>
                        <w:r>
                          <w:rPr>
                            <w:sz w:val="28"/>
                          </w:rPr>
                          <w:t>client</w:t>
                        </w:r>
                        <w:proofErr w:type="gramEnd"/>
                        <w:r>
                          <w:rPr>
                            <w:sz w:val="28"/>
                          </w:rPr>
                          <w:t xml:space="preserve"> B</w:t>
                        </w:r>
                      </w:p>
                    </w:txbxContent>
                  </v:textbox>
                </v:shape>
                <v:shape id="Text Box 11" o:spid="_x0000_s1036" type="#_x0000_t202" style="position:absolute;left:34766;top:29813;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14:paraId="39F63982" w14:textId="77777777" w:rsidR="00113FED" w:rsidRDefault="001E7B97">
                        <w:pPr>
                          <w:spacing w:line="240" w:lineRule="auto"/>
                          <w:textDirection w:val="btLr"/>
                        </w:pPr>
                        <w:r>
                          <w:rPr>
                            <w:sz w:val="28"/>
                          </w:rPr>
                          <w:t>Server</w:t>
                        </w:r>
                      </w:p>
                    </w:txbxContent>
                  </v:textbox>
                </v:shape>
                <w10:anchorlock/>
              </v:group>
            </w:pict>
          </mc:Fallback>
        </mc:AlternateContent>
      </w:r>
    </w:p>
    <w:p w14:paraId="1AEA27EC" w14:textId="77777777" w:rsidR="00113FED" w:rsidRDefault="001E7B97">
      <w:r>
        <w:rPr>
          <w:rFonts w:ascii="Times New Roman" w:eastAsia="Times New Roman" w:hAnsi="Times New Roman" w:cs="Times New Roman"/>
          <w:sz w:val="24"/>
          <w:szCs w:val="24"/>
        </w:rPr>
        <w:t>Figure 1: Basic communication scheme where client can be on any platform.</w:t>
      </w:r>
    </w:p>
    <w:p w14:paraId="240A370B" w14:textId="77777777" w:rsidR="00113FED" w:rsidRDefault="00113FED"/>
    <w:p w14:paraId="36EE5E37" w14:textId="77777777" w:rsidR="00113FED" w:rsidRDefault="001E7B97">
      <w:r>
        <w:rPr>
          <w:noProof/>
        </w:rPr>
        <w:drawing>
          <wp:inline distT="114300" distB="114300" distL="114300" distR="114300" wp14:anchorId="137B68C1" wp14:editId="006E7C59">
            <wp:extent cx="1890713" cy="3585122"/>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890713" cy="3585122"/>
                    </a:xfrm>
                    <a:prstGeom prst="rect">
                      <a:avLst/>
                    </a:prstGeom>
                    <a:ln/>
                  </pic:spPr>
                </pic:pic>
              </a:graphicData>
            </a:graphic>
          </wp:inline>
        </w:drawing>
      </w:r>
      <w:r>
        <w:rPr>
          <w:noProof/>
        </w:rPr>
        <w:drawing>
          <wp:inline distT="114300" distB="114300" distL="114300" distR="114300" wp14:anchorId="29A519B5" wp14:editId="3DD7F126">
            <wp:extent cx="1900238" cy="3616268"/>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1900238" cy="3616268"/>
                    </a:xfrm>
                    <a:prstGeom prst="rect">
                      <a:avLst/>
                    </a:prstGeom>
                    <a:ln/>
                  </pic:spPr>
                </pic:pic>
              </a:graphicData>
            </a:graphic>
          </wp:inline>
        </w:drawing>
      </w:r>
      <w:r>
        <w:rPr>
          <w:noProof/>
        </w:rPr>
        <w:drawing>
          <wp:inline distT="114300" distB="114300" distL="114300" distR="114300" wp14:anchorId="204B0D38" wp14:editId="7A46E75F">
            <wp:extent cx="1919288" cy="363360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19288" cy="3633603"/>
                    </a:xfrm>
                    <a:prstGeom prst="rect">
                      <a:avLst/>
                    </a:prstGeom>
                    <a:ln/>
                  </pic:spPr>
                </pic:pic>
              </a:graphicData>
            </a:graphic>
          </wp:inline>
        </w:drawing>
      </w:r>
    </w:p>
    <w:p w14:paraId="71A126D0" w14:textId="77777777" w:rsidR="00113FED" w:rsidRDefault="00113FED"/>
    <w:p w14:paraId="4E5AFAAA" w14:textId="77777777" w:rsidR="00113FED" w:rsidRDefault="001E7B97">
      <w:r>
        <w:rPr>
          <w:rFonts w:ascii="Times New Roman" w:eastAsia="Times New Roman" w:hAnsi="Times New Roman" w:cs="Times New Roman"/>
          <w:sz w:val="24"/>
          <w:szCs w:val="24"/>
        </w:rPr>
        <w:t xml:space="preserve">Left: </w:t>
      </w:r>
      <w:proofErr w:type="spellStart"/>
      <w:r>
        <w:rPr>
          <w:rFonts w:ascii="Times New Roman" w:eastAsia="Times New Roman" w:hAnsi="Times New Roman" w:cs="Times New Roman"/>
          <w:sz w:val="24"/>
          <w:szCs w:val="24"/>
        </w:rPr>
        <w:t>Hollo</w:t>
      </w:r>
      <w:proofErr w:type="spellEnd"/>
      <w:r>
        <w:rPr>
          <w:rFonts w:ascii="Times New Roman" w:eastAsia="Times New Roman" w:hAnsi="Times New Roman" w:cs="Times New Roman"/>
          <w:sz w:val="24"/>
          <w:szCs w:val="24"/>
        </w:rPr>
        <w:t xml:space="preserve"> App start page.</w:t>
      </w:r>
      <w:r>
        <w:rPr>
          <w:rFonts w:ascii="Times New Roman" w:eastAsia="Times New Roman" w:hAnsi="Times New Roman" w:cs="Times New Roman"/>
          <w:sz w:val="24"/>
          <w:szCs w:val="24"/>
        </w:rPr>
        <w:br/>
        <w:t>Center: Friends chat window</w:t>
      </w:r>
      <w:r>
        <w:rPr>
          <w:rFonts w:ascii="Times New Roman" w:eastAsia="Times New Roman" w:hAnsi="Times New Roman" w:cs="Times New Roman"/>
          <w:sz w:val="24"/>
          <w:szCs w:val="24"/>
        </w:rPr>
        <w:br/>
        <w:t>Right: Personal Chat Window</w:t>
      </w:r>
    </w:p>
    <w:sectPr w:rsidR="00113FE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amran Lodhi" w:date="2015-09-21T19:21:00Z" w:initials="KL">
    <w:p w14:paraId="2F120CEC" w14:textId="77777777" w:rsidR="004E5996" w:rsidRDefault="004E5996">
      <w:pPr>
        <w:pStyle w:val="CommentText"/>
      </w:pPr>
      <w:r>
        <w:rPr>
          <w:rStyle w:val="CommentReference"/>
        </w:rPr>
        <w:annotationRef/>
      </w:r>
      <w:r>
        <w:t>This line does not really make sense. In most of the applications, if not all, whenever someone is added they receive notification.</w:t>
      </w:r>
    </w:p>
  </w:comment>
  <w:comment w:id="1" w:author="Kamran Lodhi" w:date="2015-09-21T19:23:00Z" w:initials="KL">
    <w:p w14:paraId="62868C9A" w14:textId="77777777" w:rsidR="004E5996" w:rsidRDefault="004E5996">
      <w:pPr>
        <w:pStyle w:val="CommentText"/>
      </w:pPr>
      <w:r>
        <w:rPr>
          <w:rStyle w:val="CommentReference"/>
        </w:rPr>
        <w:annotationRef/>
      </w:r>
      <w:r>
        <w:rPr>
          <w:rStyle w:val="CommentReference"/>
        </w:rPr>
        <w:t xml:space="preserve">Same. </w:t>
      </w:r>
      <w:bookmarkStart w:id="2" w:name="_GoBack"/>
      <w:bookmarkEnd w:id="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120CEC" w15:done="0"/>
  <w15:commentEx w15:paraId="62868C9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ran Lodhi">
    <w15:presenceInfo w15:providerId="Windows Live" w15:userId="f8f20b58ea6ae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compat>
    <w:compatSetting w:name="compatibilityMode" w:uri="http://schemas.microsoft.com/office/word" w:val="14"/>
  </w:compat>
  <w:rsids>
    <w:rsidRoot w:val="00113FED"/>
    <w:rsid w:val="00113FED"/>
    <w:rsid w:val="001E7B97"/>
    <w:rsid w:val="004E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B046"/>
  <w15:docId w15:val="{6183885B-B0A3-426C-9F04-6FAD6DC0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CommentReference">
    <w:name w:val="annotation reference"/>
    <w:basedOn w:val="DefaultParagraphFont"/>
    <w:uiPriority w:val="99"/>
    <w:semiHidden/>
    <w:unhideWhenUsed/>
    <w:rsid w:val="004E5996"/>
    <w:rPr>
      <w:sz w:val="16"/>
      <w:szCs w:val="16"/>
    </w:rPr>
  </w:style>
  <w:style w:type="paragraph" w:styleId="CommentText">
    <w:name w:val="annotation text"/>
    <w:basedOn w:val="Normal"/>
    <w:link w:val="CommentTextChar"/>
    <w:uiPriority w:val="99"/>
    <w:semiHidden/>
    <w:unhideWhenUsed/>
    <w:rsid w:val="004E5996"/>
    <w:pPr>
      <w:spacing w:line="240" w:lineRule="auto"/>
    </w:pPr>
    <w:rPr>
      <w:sz w:val="20"/>
      <w:szCs w:val="20"/>
    </w:rPr>
  </w:style>
  <w:style w:type="character" w:customStyle="1" w:styleId="CommentTextChar">
    <w:name w:val="Comment Text Char"/>
    <w:basedOn w:val="DefaultParagraphFont"/>
    <w:link w:val="CommentText"/>
    <w:uiPriority w:val="99"/>
    <w:semiHidden/>
    <w:rsid w:val="004E5996"/>
    <w:rPr>
      <w:sz w:val="20"/>
      <w:szCs w:val="20"/>
    </w:rPr>
  </w:style>
  <w:style w:type="paragraph" w:styleId="CommentSubject">
    <w:name w:val="annotation subject"/>
    <w:basedOn w:val="CommentText"/>
    <w:next w:val="CommentText"/>
    <w:link w:val="CommentSubjectChar"/>
    <w:uiPriority w:val="99"/>
    <w:semiHidden/>
    <w:unhideWhenUsed/>
    <w:rsid w:val="004E5996"/>
    <w:rPr>
      <w:b/>
      <w:bCs/>
    </w:rPr>
  </w:style>
  <w:style w:type="character" w:customStyle="1" w:styleId="CommentSubjectChar">
    <w:name w:val="Comment Subject Char"/>
    <w:basedOn w:val="CommentTextChar"/>
    <w:link w:val="CommentSubject"/>
    <w:uiPriority w:val="99"/>
    <w:semiHidden/>
    <w:rsid w:val="004E5996"/>
    <w:rPr>
      <w:b/>
      <w:bCs/>
      <w:sz w:val="20"/>
      <w:szCs w:val="20"/>
    </w:rPr>
  </w:style>
  <w:style w:type="paragraph" w:styleId="BalloonText">
    <w:name w:val="Balloon Text"/>
    <w:basedOn w:val="Normal"/>
    <w:link w:val="BalloonTextChar"/>
    <w:uiPriority w:val="99"/>
    <w:semiHidden/>
    <w:unhideWhenUsed/>
    <w:rsid w:val="004E59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9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Kamran Lodhi</cp:lastModifiedBy>
  <cp:revision>2</cp:revision>
  <dcterms:created xsi:type="dcterms:W3CDTF">2015-09-22T00:23:00Z</dcterms:created>
  <dcterms:modified xsi:type="dcterms:W3CDTF">2015-09-22T00:23:00Z</dcterms:modified>
</cp:coreProperties>
</file>